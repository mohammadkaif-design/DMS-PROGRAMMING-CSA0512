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7FD07A">
      <w:pPr>
        <w:rPr>
          <w:rFonts w:hint="default" w:ascii="Times New Roman" w:hAnsi="Times New Roman" w:cs="Times New Roman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24"/>
          <w:szCs w:val="24"/>
        </w:rPr>
        <w:t>EX. No. 1 – DDL Commands using CREATE, ALTER, TRUNCATE, and DROP</w:t>
      </w:r>
    </w:p>
    <w:bookmarkEnd w:id="0"/>
    <w:p w14:paraId="2E6C9E80">
      <w:r>
        <w:drawing>
          <wp:inline distT="0" distB="0" distL="0" distR="0">
            <wp:extent cx="5943600" cy="3146425"/>
            <wp:effectExtent l="19050" t="0" r="0" b="0"/>
            <wp:docPr id="3" name="Picture 0" descr="Screenshot 2025-06-18 143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0" descr="Screenshot 2025-06-18 143509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12039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6357BF">
      <w:r>
        <w:drawing>
          <wp:inline distT="0" distB="0" distL="0" distR="0">
            <wp:extent cx="5943600" cy="805180"/>
            <wp:effectExtent l="19050" t="0" r="0" b="0"/>
            <wp:docPr id="5" name="Picture 4" descr="Screenshot 2025-06-18 144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shot 2025-06-18 144809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AF62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EX. No. 2 – DDL Commands with Constraints</w:t>
      </w:r>
      <w:r>
        <w:drawing>
          <wp:inline distT="0" distB="0" distL="0" distR="0">
            <wp:extent cx="5943600" cy="31203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72CCA">
      <w:r>
        <w:drawing>
          <wp:inline distT="0" distB="0" distL="0" distR="0">
            <wp:extent cx="5943600" cy="31356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3F74ED">
      <w:r>
        <w:drawing>
          <wp:inline distT="0" distB="0" distL="0" distR="0">
            <wp:extent cx="5943600" cy="31178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91AE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EX 3 DML Commands using INSERT and SELECT</w:t>
      </w:r>
    </w:p>
    <w:p w14:paraId="5D5DE086">
      <w:r>
        <w:drawing>
          <wp:inline distT="0" distB="0" distL="0" distR="0">
            <wp:extent cx="5943600" cy="31451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5678A">
      <w:r>
        <w:drawing>
          <wp:inline distT="0" distB="0" distL="0" distR="0">
            <wp:extent cx="5943600" cy="31000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B377F">
      <w:r>
        <w:drawing>
          <wp:inline distT="0" distB="0" distL="0" distR="0">
            <wp:extent cx="5943600" cy="311785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372E10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EX. No. 4 – DML Commands using UPDATE and DELETE</w:t>
      </w:r>
    </w:p>
    <w:p w14:paraId="1EBA7A34">
      <w:r>
        <w:drawing>
          <wp:inline distT="0" distB="0" distL="0" distR="0">
            <wp:extent cx="5943600" cy="3086735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257E25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EX. No. 5 – TCL Commands: COMMIT, SAVEPOINT, ROLLBACK</w:t>
      </w:r>
    </w:p>
    <w:p w14:paraId="19719FA4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drawing>
          <wp:inline distT="0" distB="0" distL="0" distR="0">
            <wp:extent cx="5943600" cy="314071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EB47A2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drawing>
          <wp:inline distT="0" distB="0" distL="0" distR="0">
            <wp:extent cx="5943600" cy="313817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D98EB2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drawing>
          <wp:inline distT="0" distB="0" distL="0" distR="0">
            <wp:extent cx="5943600" cy="311531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287E0F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EX. No. 6 – DCL Commands: GRANT and REVOKE</w:t>
      </w:r>
    </w:p>
    <w:p w14:paraId="2B06997A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drawing>
          <wp:inline distT="0" distB="0" distL="0" distR="0">
            <wp:extent cx="5943600" cy="3133090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86262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drawing>
          <wp:inline distT="0" distB="0" distL="0" distR="0">
            <wp:extent cx="5943600" cy="3135630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5DB05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225770B7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39A46A9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2E83CDB9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693F6329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CD1FE3F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1E37719B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EX. No. 7 – SELECT with Various Clauses: WHERE, Pattern Matching</w:t>
      </w:r>
    </w:p>
    <w:p w14:paraId="2D818BD0">
      <w:r>
        <w:drawing>
          <wp:inline distT="0" distB="0" distL="0" distR="0">
            <wp:extent cx="5943600" cy="3125470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0A0F3">
      <w:r>
        <w:drawing>
          <wp:inline distT="0" distB="0" distL="0" distR="0">
            <wp:extent cx="5943600" cy="313817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0912A">
      <w:r>
        <w:drawing>
          <wp:inline distT="0" distB="0" distL="0" distR="0">
            <wp:extent cx="5943600" cy="3138170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B7088C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EX 8  SELECT with Various Clauses: BETWEEN, IN, Aggregate Function</w:t>
      </w:r>
    </w:p>
    <w:p w14:paraId="1957C13C">
      <w:r>
        <w:drawing>
          <wp:inline distT="0" distB="0" distL="0" distR="0">
            <wp:extent cx="5943600" cy="3135630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02E576">
      <w:r>
        <w:drawing>
          <wp:inline distT="0" distB="0" distL="0" distR="0">
            <wp:extent cx="5943600" cy="3125470"/>
            <wp:effectExtent l="19050" t="0" r="0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26C92B">
      <w:r>
        <w:drawing>
          <wp:inline distT="0" distB="0" distL="0" distR="0">
            <wp:extent cx="5943600" cy="3120390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276B9">
      <w:r>
        <w:drawing>
          <wp:inline distT="0" distB="0" distL="0" distR="0">
            <wp:extent cx="5943600" cy="3120390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F9DB24">
      <w:r>
        <w:drawing>
          <wp:inline distT="0" distB="0" distL="0" distR="0">
            <wp:extent cx="5943600" cy="15640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BCCFA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EX. No. 9 – SELECT with Various Clauses: GROUP BY, HAVING, ORDER BY</w:t>
      </w:r>
    </w:p>
    <w:p w14:paraId="50BC6078">
      <w:r>
        <w:drawing>
          <wp:inline distT="0" distB="0" distL="0" distR="0">
            <wp:extent cx="5943600" cy="312039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209F03">
      <w:r>
        <w:drawing>
          <wp:inline distT="0" distB="0" distL="0" distR="0">
            <wp:extent cx="5943600" cy="31432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2C005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>
            <wp:extent cx="5943600" cy="15678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EX. No. 10 – Query with Subquery and Correlated Query</w:t>
      </w:r>
    </w:p>
    <w:p w14:paraId="2828F1F3">
      <w:r>
        <w:drawing>
          <wp:inline distT="0" distB="0" distL="0" distR="0">
            <wp:extent cx="5943600" cy="31178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BCB6C3">
      <w:r>
        <w:drawing>
          <wp:inline distT="0" distB="0" distL="0" distR="0">
            <wp:extent cx="5943600" cy="312801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124079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129730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9D3C3"/>
    <w:p w14:paraId="1E59D86A"/>
    <w:p w14:paraId="482022A6"/>
    <w:p w14:paraId="0E00CD12"/>
    <w:p w14:paraId="52931D8D"/>
    <w:p w14:paraId="45EC2726"/>
    <w:p w14:paraId="25F73C67"/>
    <w:p w14:paraId="05A7E63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EX. No. 11 – Query with Joins: EquiJoin, InnerJoin, OuterJoin</w:t>
      </w:r>
    </w:p>
    <w:p w14:paraId="4DC368B3">
      <w:r>
        <w:drawing>
          <wp:inline distT="0" distB="0" distL="0" distR="0">
            <wp:extent cx="5943600" cy="3143250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48EE4">
      <w:r>
        <w:drawing>
          <wp:inline distT="0" distB="0" distL="0" distR="0">
            <wp:extent cx="5943600" cy="3138170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DC000D">
      <w:r>
        <w:drawing>
          <wp:inline distT="0" distB="0" distL="0" distR="0">
            <wp:extent cx="5943600" cy="3130550"/>
            <wp:effectExtent l="19050" t="0" r="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1566545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1CC19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8474EF7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60EDEE13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09AA9D7E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BA50481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0329948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2FB75835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1481B5A9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D2B4EEB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679E48EE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00C0CCA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EX. No. 12 – Query with VIEW and INDEX</w:t>
      </w:r>
    </w:p>
    <w:p w14:paraId="6ED39BA2">
      <w:r>
        <w:drawing>
          <wp:inline distT="0" distB="0" distL="0" distR="0">
            <wp:extent cx="5943600" cy="2876550"/>
            <wp:effectExtent l="19050" t="0" r="0" b="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1758315"/>
            <wp:effectExtent l="19050" t="0" r="0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9464C">
      <w:r>
        <w:rPr>
          <w:rFonts w:hint="default" w:ascii="Times New Roman" w:hAnsi="Times New Roman" w:cs="Times New Roman"/>
          <w:b/>
          <w:bCs/>
          <w:sz w:val="24"/>
          <w:szCs w:val="24"/>
        </w:rPr>
        <w:t>EX. No. 13 – Query with AUTO_INCREMENT SEQUENCES</w:t>
      </w:r>
      <w:r>
        <w:rPr>
          <w:rFonts w:hint="default" w:ascii="Times New Roman" w:hAnsi="Times New Roman" w:cs="Times New Roman"/>
        </w:rPr>
        <w:t xml:space="preserve"> </w:t>
      </w:r>
      <w:r>
        <w:drawing>
          <wp:inline distT="0" distB="0" distL="0" distR="0">
            <wp:extent cx="5943600" cy="3120390"/>
            <wp:effectExtent l="19050" t="0" r="0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943600" cy="3128010"/>
            <wp:effectExtent l="19050" t="0" r="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19B099"/>
    <w:p w14:paraId="329C4767"/>
    <w:p w14:paraId="1B8521A9"/>
    <w:p w14:paraId="5F151858"/>
    <w:p w14:paraId="7C5EF42F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EX. No. 14 – Simple Programming using REPEAT and WHILE</w:t>
      </w:r>
    </w:p>
    <w:p w14:paraId="038F76FA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drawing>
          <wp:inline distT="0" distB="0" distL="0" distR="0">
            <wp:extent cx="5943600" cy="3138170"/>
            <wp:effectExtent l="19050" t="0" r="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6395B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EX. No. 15 – Simple Programming using CASE and LOOP</w:t>
      </w:r>
    </w:p>
    <w:p w14:paraId="1F52D502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drawing>
          <wp:inline distT="0" distB="0" distL="0" distR="0">
            <wp:extent cx="5943600" cy="3135630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035B0F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drawing>
          <wp:inline distT="0" distB="0" distL="0" distR="0">
            <wp:extent cx="5943600" cy="3155950"/>
            <wp:effectExtent l="1905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1AB9BC">
      <w:pPr>
        <w:rPr>
          <w:del w:id="0" w:author="Madhav 123456" w:date="2025-06-30T14:41:00Z"/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45E22D8">
      <w:pPr>
        <w:rPr>
          <w:del w:id="1" w:author="Madhav 123456" w:date="2025-06-30T14:41:00Z"/>
        </w:rPr>
      </w:pPr>
    </w:p>
    <w:p w14:paraId="0197120A">
      <w:pPr>
        <w:rPr>
          <w:del w:id="2" w:author="Madhav 123456" w:date="2025-06-30T14:41:00Z"/>
        </w:rPr>
      </w:pPr>
    </w:p>
    <w:p w14:paraId="5E7AA9F2">
      <w:pPr>
        <w:rPr>
          <w:del w:id="3" w:author="Madhav 123456" w:date="2025-06-30T14:41:00Z"/>
        </w:rPr>
      </w:pPr>
    </w:p>
    <w:p w14:paraId="2B5375F4"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ins w:id="4" w:author="Madhav 123456" w:date="2025-06-30T14:41:00Z">
        <w:r>
          <w:rPr>
            <w:rFonts w:hint="default" w:ascii="Times New Roman" w:hAnsi="Times New Roman" w:cs="Times New Roman"/>
            <w:b/>
            <w:bCs/>
            <w:color w:val="000000" w:themeColor="text1"/>
            <w:sz w:val="24"/>
            <w:szCs w:val="24"/>
            <w14:textFill>
              <w14:solidFill>
                <w14:schemeClr w14:val="tx1"/>
              </w14:solidFill>
            </w14:textFill>
          </w:rPr>
          <w:t>EX. No. 16 – High-Level Programming Extensions – Procedures</w:t>
        </w:r>
      </w:ins>
    </w:p>
    <w:p w14:paraId="2A45C52E">
      <w:pPr>
        <w:rPr>
          <w:ins w:id="5" w:author="Madhav 123456" w:date="2025-06-30T14:41:00Z"/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drawing>
          <wp:inline distT="0" distB="0" distL="0" distR="0">
            <wp:extent cx="5943600" cy="3120390"/>
            <wp:effectExtent l="1905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211578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EX. No. 17 – High-Level Programming Extensions – Function</w:t>
      </w:r>
    </w:p>
    <w:p w14:paraId="48D69141">
      <w:r>
        <w:drawing>
          <wp:inline distT="0" distB="0" distL="0" distR="0">
            <wp:extent cx="5943600" cy="3159125"/>
            <wp:effectExtent l="1905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A8487">
      <w:r>
        <w:drawing>
          <wp:inline distT="0" distB="0" distL="0" distR="0">
            <wp:extent cx="5943600" cy="3138170"/>
            <wp:effectExtent l="19050" t="0" r="0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79C738">
      <w:r>
        <w:drawing>
          <wp:inline distT="0" distB="0" distL="0" distR="0">
            <wp:extent cx="5943600" cy="3125470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A1DBD2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EX. No. 18 – High-Level Programming Extensions – Cursors</w:t>
      </w:r>
    </w:p>
    <w:p w14:paraId="791D2FFB">
      <w:r>
        <w:drawing>
          <wp:inline distT="0" distB="0" distL="0" distR="0">
            <wp:extent cx="5943600" cy="3130550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0560F6">
      <w:r>
        <w:drawing>
          <wp:inline distT="0" distB="0" distL="0" distR="0">
            <wp:extent cx="5943600" cy="3120390"/>
            <wp:effectExtent l="19050" t="0" r="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2F2E4B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D90F167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-762000</wp:posOffset>
            </wp:positionV>
            <wp:extent cx="5944235" cy="3135630"/>
            <wp:effectExtent l="19050" t="0" r="0" b="0"/>
            <wp:wrapSquare wrapText="bothSides"/>
            <wp:docPr id="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D23F60C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6FF40A69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02B2EB9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D77BAE0"/>
    <w:p w14:paraId="2D55EFC8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2FFA839E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2E1E397E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041A872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09BD5667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1BC31B03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6E8EBBB5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67B013AB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512857A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9F6CC4F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00925A0A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DB61FAB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14585A85">
      <w:r>
        <w:rPr/>
        <w:br w:type="textWrapping" w:clear="all"/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TimesNewRomanPS-BoldMT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adhav 123456">
    <w15:presenceInfo w15:providerId="None" w15:userId="Madhav 1234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55C"/>
    <w:rsid w:val="000312BC"/>
    <w:rsid w:val="00111B5D"/>
    <w:rsid w:val="00197BDB"/>
    <w:rsid w:val="001A416D"/>
    <w:rsid w:val="001D4992"/>
    <w:rsid w:val="00216D90"/>
    <w:rsid w:val="002467E2"/>
    <w:rsid w:val="002C78DB"/>
    <w:rsid w:val="0035722C"/>
    <w:rsid w:val="003A5112"/>
    <w:rsid w:val="003D1251"/>
    <w:rsid w:val="003F16C7"/>
    <w:rsid w:val="0040455C"/>
    <w:rsid w:val="0045460F"/>
    <w:rsid w:val="00460DA6"/>
    <w:rsid w:val="00497FD2"/>
    <w:rsid w:val="004E09CA"/>
    <w:rsid w:val="00590D67"/>
    <w:rsid w:val="00592E79"/>
    <w:rsid w:val="005A552B"/>
    <w:rsid w:val="006223E7"/>
    <w:rsid w:val="00635796"/>
    <w:rsid w:val="00637093"/>
    <w:rsid w:val="006374B7"/>
    <w:rsid w:val="006675A7"/>
    <w:rsid w:val="0068194C"/>
    <w:rsid w:val="006B6F6E"/>
    <w:rsid w:val="006B703C"/>
    <w:rsid w:val="00714112"/>
    <w:rsid w:val="007231E5"/>
    <w:rsid w:val="00796736"/>
    <w:rsid w:val="009373F0"/>
    <w:rsid w:val="009B094C"/>
    <w:rsid w:val="009F624F"/>
    <w:rsid w:val="00A21BF3"/>
    <w:rsid w:val="00A466B0"/>
    <w:rsid w:val="00A5581C"/>
    <w:rsid w:val="00AB6C6C"/>
    <w:rsid w:val="00AE0154"/>
    <w:rsid w:val="00AE0D21"/>
    <w:rsid w:val="00B00269"/>
    <w:rsid w:val="00B433AC"/>
    <w:rsid w:val="00B45158"/>
    <w:rsid w:val="00BF1370"/>
    <w:rsid w:val="00CF1445"/>
    <w:rsid w:val="00D06269"/>
    <w:rsid w:val="00D31130"/>
    <w:rsid w:val="00D85428"/>
    <w:rsid w:val="00DC10CD"/>
    <w:rsid w:val="00E70196"/>
    <w:rsid w:val="00E84008"/>
    <w:rsid w:val="00E86139"/>
    <w:rsid w:val="00EB6DFF"/>
    <w:rsid w:val="00F00CC8"/>
    <w:rsid w:val="00F6157C"/>
    <w:rsid w:val="00FB35D6"/>
    <w:rsid w:val="00FD042C"/>
    <w:rsid w:val="7880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customStyle="1" w:styleId="6">
    <w:name w:val="Revision"/>
    <w:hidden/>
    <w:semiHidden/>
    <w:uiPriority w:val="99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6" Type="http://schemas.microsoft.com/office/2011/relationships/people" Target="people.xml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F93968-D59E-4FDB-905A-C0B86E758D5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259</Words>
  <Characters>1482</Characters>
  <Lines>12</Lines>
  <Paragraphs>3</Paragraphs>
  <TotalTime>6</TotalTime>
  <ScaleCrop>false</ScaleCrop>
  <LinksUpToDate>false</LinksUpToDate>
  <CharactersWithSpaces>1738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2025-07-03T12:41:00Z</dcterms:created>
  <dc:creator>Madhav 123456</dc:creator>
  <cp:lastModifiedBy>Mohamed</cp:lastModifiedBy>
  <dcterms:modified xsi:type="dcterms:W3CDTF">2025-09-03T07:57:39Z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2057-12.2.0.22549</vt:lpwstr>
  </property>
  <property fmtid="{D5CDD505-2E9C-101B-9397-08002B2CF9AE}" pid="3" name="ICV">
    <vt:lpwstr>E0F22E4C770F4AB7889C95DAADBF644A_12</vt:lpwstr>
  </property>
</Properties>
</file>